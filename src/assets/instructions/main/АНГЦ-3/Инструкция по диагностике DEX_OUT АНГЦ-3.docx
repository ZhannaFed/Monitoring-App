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60B5" w:rsidRPr="00CA7069" w:rsidRDefault="00981F42" w:rsidP="00312642">
      <w:pPr>
        <w:jc w:val="center"/>
      </w:pPr>
      <w:r w:rsidRPr="00CA7069">
        <w:t>Инструкция</w:t>
      </w:r>
      <w:r>
        <w:t xml:space="preserve"> </w:t>
      </w:r>
      <w:r w:rsidR="00CA7069" w:rsidRPr="00CA7069">
        <w:t xml:space="preserve">для АНГЦ-3 </w:t>
      </w:r>
    </w:p>
    <w:p w:rsidR="00CA7069" w:rsidRPr="00610B36" w:rsidRDefault="00CA7069" w:rsidP="00CA7069">
      <w:pPr>
        <w:ind w:firstLine="851"/>
      </w:pPr>
      <w:r>
        <w:t xml:space="preserve">В случае сбоя передачи данных с 2 на 3 уровень </w:t>
      </w:r>
      <w:r w:rsidR="0065563D">
        <w:t xml:space="preserve"> </w:t>
      </w:r>
      <w:proofErr w:type="gramStart"/>
      <w:r w:rsidR="0065563D">
        <w:t xml:space="preserve">( </w:t>
      </w:r>
      <w:proofErr w:type="gramEnd"/>
      <w:r w:rsidR="0065563D">
        <w:t>не приходит вес) и если перезагрузка процесса – DEX_</w:t>
      </w:r>
      <w:r w:rsidR="0065563D">
        <w:rPr>
          <w:lang w:val="en-US"/>
        </w:rPr>
        <w:t>OUT</w:t>
      </w:r>
      <w:r w:rsidR="0065563D">
        <w:t xml:space="preserve"> не помо</w:t>
      </w:r>
      <w:r w:rsidR="0065563D" w:rsidRPr="0065563D">
        <w:t>гает</w:t>
      </w:r>
      <w:r w:rsidR="0065563D">
        <w:t>, то необходимо провести следующую диагностику:</w:t>
      </w:r>
    </w:p>
    <w:p w:rsidR="003F7AAC" w:rsidRPr="003F7AAC" w:rsidRDefault="003F7AAC" w:rsidP="003F7AAC">
      <w:pPr>
        <w:pStyle w:val="a5"/>
        <w:numPr>
          <w:ilvl w:val="0"/>
          <w:numId w:val="1"/>
        </w:numPr>
      </w:pPr>
      <w:r w:rsidRPr="003F7AAC">
        <w:t xml:space="preserve">На </w:t>
      </w:r>
      <w:proofErr w:type="spellStart"/>
      <w:r w:rsidRPr="003F7AAC">
        <w:t>панеле</w:t>
      </w:r>
      <w:proofErr w:type="spellEnd"/>
      <w:r w:rsidRPr="003F7AAC">
        <w:t xml:space="preserve"> задач найти запущенный процесс </w:t>
      </w:r>
      <w:r w:rsidR="00610B36">
        <w:t xml:space="preserve"> </w:t>
      </w:r>
      <w:r w:rsidR="00610B36">
        <w:rPr>
          <w:lang w:val="en-US"/>
        </w:rPr>
        <w:t>DEX</w:t>
      </w:r>
      <w:r w:rsidR="00610B36" w:rsidRPr="00610B36">
        <w:t>_</w:t>
      </w:r>
      <w:r w:rsidR="00610B36">
        <w:rPr>
          <w:lang w:val="en-US"/>
        </w:rPr>
        <w:t>OUT</w:t>
      </w:r>
      <w:r w:rsidR="00610B36" w:rsidRPr="00610B36">
        <w:t xml:space="preserve"> и открыть</w:t>
      </w:r>
      <w:r w:rsidR="00610B36">
        <w:t>.</w:t>
      </w:r>
      <w:r w:rsidR="00610B36" w:rsidRPr="00610B36">
        <w:t xml:space="preserve"> </w:t>
      </w:r>
    </w:p>
    <w:p w:rsidR="0065563D" w:rsidRDefault="00610B36" w:rsidP="00610B36">
      <w:r>
        <w:rPr>
          <w:noProof/>
          <w:lang w:eastAsia="ru-RU"/>
        </w:rPr>
        <w:drawing>
          <wp:inline distT="0" distB="0" distL="0" distR="0">
            <wp:extent cx="5934075" cy="4448175"/>
            <wp:effectExtent l="19050" t="0" r="952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4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3567" w:rsidRDefault="00D73567" w:rsidP="00CA7069">
      <w:pPr>
        <w:ind w:firstLine="851"/>
      </w:pPr>
    </w:p>
    <w:p w:rsidR="005357A7" w:rsidRDefault="005357A7" w:rsidP="005357A7">
      <w:pPr>
        <w:pStyle w:val="a5"/>
      </w:pPr>
    </w:p>
    <w:p w:rsidR="005357A7" w:rsidRDefault="005357A7" w:rsidP="005357A7">
      <w:pPr>
        <w:pStyle w:val="a5"/>
      </w:pPr>
    </w:p>
    <w:p w:rsidR="005357A7" w:rsidRDefault="005357A7" w:rsidP="005357A7">
      <w:pPr>
        <w:pStyle w:val="a5"/>
      </w:pPr>
    </w:p>
    <w:p w:rsidR="005357A7" w:rsidRDefault="005357A7" w:rsidP="005357A7">
      <w:pPr>
        <w:pStyle w:val="a5"/>
      </w:pPr>
    </w:p>
    <w:p w:rsidR="005357A7" w:rsidRDefault="005357A7" w:rsidP="005357A7">
      <w:pPr>
        <w:pStyle w:val="a5"/>
      </w:pPr>
    </w:p>
    <w:p w:rsidR="005357A7" w:rsidRDefault="005357A7" w:rsidP="005357A7">
      <w:pPr>
        <w:pStyle w:val="a5"/>
      </w:pPr>
    </w:p>
    <w:p w:rsidR="005357A7" w:rsidRDefault="005357A7" w:rsidP="005357A7">
      <w:pPr>
        <w:pStyle w:val="a5"/>
      </w:pPr>
    </w:p>
    <w:p w:rsidR="005357A7" w:rsidRDefault="005357A7" w:rsidP="005357A7">
      <w:pPr>
        <w:pStyle w:val="a5"/>
      </w:pPr>
    </w:p>
    <w:p w:rsidR="005357A7" w:rsidRDefault="005357A7" w:rsidP="005357A7">
      <w:pPr>
        <w:pStyle w:val="a5"/>
      </w:pPr>
    </w:p>
    <w:p w:rsidR="005357A7" w:rsidRDefault="005357A7" w:rsidP="005357A7">
      <w:pPr>
        <w:pStyle w:val="a5"/>
      </w:pPr>
    </w:p>
    <w:p w:rsidR="005357A7" w:rsidRDefault="005357A7" w:rsidP="005357A7">
      <w:pPr>
        <w:pStyle w:val="a5"/>
      </w:pPr>
    </w:p>
    <w:p w:rsidR="005357A7" w:rsidRDefault="005357A7" w:rsidP="005357A7">
      <w:pPr>
        <w:pStyle w:val="a5"/>
      </w:pPr>
    </w:p>
    <w:p w:rsidR="005357A7" w:rsidRDefault="005357A7" w:rsidP="005357A7">
      <w:pPr>
        <w:pStyle w:val="a5"/>
      </w:pPr>
    </w:p>
    <w:p w:rsidR="005357A7" w:rsidRDefault="005357A7" w:rsidP="005357A7">
      <w:pPr>
        <w:pStyle w:val="a5"/>
      </w:pPr>
    </w:p>
    <w:p w:rsidR="005357A7" w:rsidRDefault="005357A7" w:rsidP="005357A7">
      <w:pPr>
        <w:pStyle w:val="a5"/>
      </w:pPr>
    </w:p>
    <w:p w:rsidR="005357A7" w:rsidRDefault="005357A7" w:rsidP="005357A7">
      <w:pPr>
        <w:pStyle w:val="a5"/>
      </w:pPr>
    </w:p>
    <w:p w:rsidR="005357A7" w:rsidRDefault="00610B36" w:rsidP="008C5AA6">
      <w:pPr>
        <w:pStyle w:val="a5"/>
        <w:numPr>
          <w:ilvl w:val="0"/>
          <w:numId w:val="1"/>
        </w:numPr>
        <w:ind w:left="0"/>
      </w:pPr>
      <w:r>
        <w:lastRenderedPageBreak/>
        <w:t>Обратить внимание на сообщения в окне статуса проц</w:t>
      </w:r>
      <w:r w:rsidR="004912A8">
        <w:t>есса.</w:t>
      </w:r>
      <w:r w:rsidR="008C5AA6">
        <w:t xml:space="preserve"> </w:t>
      </w:r>
      <w:r w:rsidR="008C5AA6">
        <w:rPr>
          <w:noProof/>
          <w:lang w:eastAsia="ru-RU"/>
        </w:rPr>
        <w:drawing>
          <wp:inline distT="0" distB="0" distL="0" distR="0">
            <wp:extent cx="5934075" cy="6896100"/>
            <wp:effectExtent l="19050" t="0" r="9525" b="0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896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44A" w:rsidRDefault="0020344A" w:rsidP="008C5AA6">
      <w:pPr>
        <w:pStyle w:val="a5"/>
        <w:ind w:left="0"/>
      </w:pPr>
    </w:p>
    <w:p w:rsidR="0020344A" w:rsidRPr="00323214" w:rsidRDefault="0020344A" w:rsidP="008C5AA6">
      <w:pPr>
        <w:pStyle w:val="a5"/>
        <w:ind w:left="0"/>
      </w:pPr>
      <w:r w:rsidRPr="0020344A">
        <w:t>В случае возникновения сообщений такого типа</w:t>
      </w:r>
      <w:r>
        <w:t xml:space="preserve"> необходимо запомнить название</w:t>
      </w:r>
      <w:r w:rsidR="00F835AD">
        <w:t xml:space="preserve"> в обведённом поле – в данном случае это  T_L2_TCCFtag, </w:t>
      </w:r>
      <w:r>
        <w:t xml:space="preserve"> </w:t>
      </w:r>
      <w:r w:rsidR="00F835AD">
        <w:t>T_L2_TCRDtag</w:t>
      </w:r>
      <w:r w:rsidR="00F835AD" w:rsidRPr="00F835AD">
        <w:t xml:space="preserve"> и</w:t>
      </w:r>
      <w:r w:rsidR="00F835AD">
        <w:t xml:space="preserve"> T_L2_TC</w:t>
      </w:r>
      <w:r w:rsidR="00F835AD">
        <w:rPr>
          <w:lang w:val="en-US"/>
        </w:rPr>
        <w:t>RS</w:t>
      </w:r>
      <w:proofErr w:type="spellStart"/>
      <w:r w:rsidR="00F835AD">
        <w:t>tag</w:t>
      </w:r>
      <w:proofErr w:type="spellEnd"/>
      <w:r w:rsidR="00F835AD" w:rsidRPr="00F835AD">
        <w:t>.</w:t>
      </w:r>
    </w:p>
    <w:p w:rsidR="00F835AD" w:rsidRPr="00323214" w:rsidRDefault="00F835AD" w:rsidP="008C5AA6">
      <w:pPr>
        <w:pStyle w:val="a5"/>
        <w:ind w:left="0"/>
      </w:pPr>
    </w:p>
    <w:p w:rsidR="00F835AD" w:rsidRPr="00323214" w:rsidRDefault="00F835AD" w:rsidP="008C5AA6">
      <w:pPr>
        <w:pStyle w:val="a5"/>
        <w:ind w:left="0"/>
      </w:pPr>
    </w:p>
    <w:p w:rsidR="00F835AD" w:rsidRPr="00323214" w:rsidRDefault="00F835AD" w:rsidP="008C5AA6">
      <w:pPr>
        <w:pStyle w:val="a5"/>
        <w:ind w:left="0"/>
      </w:pPr>
    </w:p>
    <w:p w:rsidR="00F835AD" w:rsidRPr="00323214" w:rsidRDefault="00F835AD" w:rsidP="008C5AA6">
      <w:pPr>
        <w:pStyle w:val="a5"/>
        <w:ind w:left="0"/>
      </w:pPr>
    </w:p>
    <w:p w:rsidR="00F835AD" w:rsidRPr="00323214" w:rsidRDefault="00F835AD" w:rsidP="008C5AA6">
      <w:pPr>
        <w:pStyle w:val="a5"/>
        <w:ind w:left="0"/>
      </w:pPr>
    </w:p>
    <w:p w:rsidR="00F835AD" w:rsidRPr="00323214" w:rsidRDefault="00F835AD" w:rsidP="008C5AA6">
      <w:pPr>
        <w:pStyle w:val="a5"/>
        <w:ind w:left="0"/>
      </w:pPr>
    </w:p>
    <w:p w:rsidR="00F835AD" w:rsidRPr="00323214" w:rsidRDefault="00F835AD" w:rsidP="008C5AA6">
      <w:pPr>
        <w:pStyle w:val="a5"/>
        <w:ind w:left="0"/>
      </w:pPr>
    </w:p>
    <w:p w:rsidR="00F835AD" w:rsidRPr="00323214" w:rsidRDefault="00F835AD" w:rsidP="008C5AA6">
      <w:pPr>
        <w:pStyle w:val="a5"/>
        <w:ind w:left="0"/>
      </w:pPr>
    </w:p>
    <w:p w:rsidR="00F835AD" w:rsidRDefault="00F835AD" w:rsidP="00F835AD">
      <w:pPr>
        <w:pStyle w:val="a5"/>
        <w:numPr>
          <w:ilvl w:val="0"/>
          <w:numId w:val="1"/>
        </w:numPr>
      </w:pPr>
      <w:r w:rsidRPr="00F835AD">
        <w:lastRenderedPageBreak/>
        <w:t xml:space="preserve">Найти  на рабочем столе ярлык  </w:t>
      </w:r>
      <w:r>
        <w:t>''</w:t>
      </w:r>
      <w:proofErr w:type="spellStart"/>
      <w:r w:rsidRPr="00F835AD">
        <w:rPr>
          <w:lang w:val="en-US"/>
        </w:rPr>
        <w:t>sqldeveloper</w:t>
      </w:r>
      <w:proofErr w:type="spellEnd"/>
      <w:r w:rsidRPr="00F835AD">
        <w:t>.</w:t>
      </w:r>
      <w:r w:rsidRPr="00F835AD">
        <w:rPr>
          <w:lang w:val="en-US"/>
        </w:rPr>
        <w:t>exe</w:t>
      </w:r>
      <w:r w:rsidRPr="00F835AD">
        <w:t xml:space="preserve"> </w:t>
      </w:r>
      <w:r>
        <w:t>–</w:t>
      </w:r>
      <w:r w:rsidRPr="00F835AD">
        <w:t xml:space="preserve"> </w:t>
      </w:r>
      <w:r w:rsidRPr="00F835AD">
        <w:rPr>
          <w:lang w:val="en-US"/>
        </w:rPr>
        <w:t>Shortcut</w:t>
      </w:r>
      <w:r w:rsidRPr="00F835AD">
        <w:t xml:space="preserve">’’ </w:t>
      </w:r>
      <w:r>
        <w:t xml:space="preserve">и нажать на него. </w:t>
      </w:r>
    </w:p>
    <w:p w:rsidR="000E21B1" w:rsidRDefault="000E21B1" w:rsidP="000E21B1">
      <w:pPr>
        <w:pStyle w:val="a5"/>
      </w:pPr>
      <w:r>
        <w:rPr>
          <w:noProof/>
          <w:lang w:eastAsia="ru-RU"/>
        </w:rPr>
        <w:drawing>
          <wp:inline distT="0" distB="0" distL="0" distR="0">
            <wp:extent cx="1619250" cy="3638550"/>
            <wp:effectExtent l="19050" t="0" r="0" b="0"/>
            <wp:docPr id="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r="73515" b="12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3594" w:rsidRDefault="00DF3594" w:rsidP="00DF3594">
      <w:pPr>
        <w:pStyle w:val="a5"/>
        <w:numPr>
          <w:ilvl w:val="0"/>
          <w:numId w:val="1"/>
        </w:numPr>
      </w:pPr>
      <w:r>
        <w:t xml:space="preserve">Дождаться загрузки и в списке слева выбрать вкладку </w:t>
      </w:r>
      <w:r w:rsidR="0079588B">
        <w:t>LTDB</w:t>
      </w:r>
      <w:r w:rsidR="0079588B" w:rsidRPr="0079588B">
        <w:t>_</w:t>
      </w:r>
      <w:r w:rsidR="0079588B">
        <w:rPr>
          <w:lang w:val="en-US"/>
        </w:rPr>
        <w:t>L</w:t>
      </w:r>
      <w:r w:rsidR="0079588B" w:rsidRPr="0079588B">
        <w:t xml:space="preserve">3 </w:t>
      </w:r>
      <w:r>
        <w:t>и кликнуть по ней 2 раза.</w:t>
      </w:r>
    </w:p>
    <w:p w:rsidR="00DF3594" w:rsidRDefault="00DF3594" w:rsidP="000E21B1">
      <w:pPr>
        <w:pStyle w:val="a5"/>
      </w:pPr>
    </w:p>
    <w:p w:rsidR="000E21B1" w:rsidRDefault="0079588B" w:rsidP="00DF3594">
      <w:pPr>
        <w:pStyle w:val="a5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4075" cy="4181475"/>
            <wp:effectExtent l="19050" t="0" r="9525" b="0"/>
            <wp:docPr id="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8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3594" w:rsidRDefault="00DF3594" w:rsidP="00DF3594">
      <w:pPr>
        <w:pStyle w:val="a5"/>
        <w:rPr>
          <w:lang w:val="en-US"/>
        </w:rPr>
      </w:pPr>
    </w:p>
    <w:p w:rsidR="00DF3594" w:rsidRDefault="00DF3594" w:rsidP="00DF3594">
      <w:pPr>
        <w:pStyle w:val="a5"/>
        <w:rPr>
          <w:lang w:val="en-US"/>
        </w:rPr>
      </w:pPr>
    </w:p>
    <w:p w:rsidR="00DF3594" w:rsidRDefault="00DF3594" w:rsidP="00DF3594">
      <w:pPr>
        <w:pStyle w:val="a5"/>
        <w:rPr>
          <w:lang w:val="en-US"/>
        </w:rPr>
      </w:pPr>
    </w:p>
    <w:p w:rsidR="00DF3594" w:rsidRDefault="00DF3594" w:rsidP="00DF3594">
      <w:pPr>
        <w:pStyle w:val="a5"/>
        <w:rPr>
          <w:lang w:val="en-US"/>
        </w:rPr>
      </w:pPr>
    </w:p>
    <w:p w:rsidR="00DF3594" w:rsidRPr="00DF3594" w:rsidRDefault="0079588B" w:rsidP="00DF3594">
      <w:pPr>
        <w:pStyle w:val="a5"/>
        <w:numPr>
          <w:ilvl w:val="0"/>
          <w:numId w:val="1"/>
        </w:numPr>
      </w:pPr>
      <w:r>
        <w:lastRenderedPageBreak/>
        <w:t xml:space="preserve">В открывшейся вкладке выбрать пункт </w:t>
      </w:r>
      <w:proofErr w:type="spellStart"/>
      <w:r>
        <w:t>Tables</w:t>
      </w:r>
      <w:proofErr w:type="spellEnd"/>
      <w:r>
        <w:t>(</w:t>
      </w:r>
      <w:proofErr w:type="spellStart"/>
      <w:r>
        <w:t>Filtered</w:t>
      </w:r>
      <w:proofErr w:type="spellEnd"/>
      <w:r>
        <w:t>).</w:t>
      </w:r>
    </w:p>
    <w:p w:rsidR="00DF3594" w:rsidRDefault="0079588B" w:rsidP="00DF3594">
      <w:pPr>
        <w:pStyle w:val="a5"/>
      </w:pPr>
      <w:r>
        <w:rPr>
          <w:noProof/>
          <w:lang w:eastAsia="ru-RU"/>
        </w:rPr>
        <w:drawing>
          <wp:inline distT="0" distB="0" distL="0" distR="0">
            <wp:extent cx="3219450" cy="3344074"/>
            <wp:effectExtent l="19050" t="0" r="0" b="0"/>
            <wp:docPr id="1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219" cy="3344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588B" w:rsidRPr="0029752A" w:rsidRDefault="0079588B" w:rsidP="0079588B">
      <w:pPr>
        <w:pStyle w:val="a5"/>
        <w:numPr>
          <w:ilvl w:val="0"/>
          <w:numId w:val="1"/>
        </w:numPr>
      </w:pPr>
      <w:r>
        <w:t>В открыв</w:t>
      </w:r>
      <w:r w:rsidR="0029752A">
        <w:t>шем</w:t>
      </w:r>
      <w:r>
        <w:t>ся</w:t>
      </w:r>
      <w:r w:rsidR="0029752A">
        <w:t xml:space="preserve"> списке показаны таблицы базы данных, из которых данные с уровня 2 передаются на уровень 3.  Находим таблицы, названия которых высвечиваются в процессе </w:t>
      </w:r>
      <w:r w:rsidR="00323214">
        <w:rPr>
          <w:lang w:val="en-US"/>
        </w:rPr>
        <w:t>DEX</w:t>
      </w:r>
      <w:r w:rsidR="00323214" w:rsidRPr="00323214">
        <w:t>_</w:t>
      </w:r>
      <w:r w:rsidR="00323214">
        <w:rPr>
          <w:lang w:val="en-US"/>
        </w:rPr>
        <w:t>OUT</w:t>
      </w:r>
      <w:r w:rsidR="00323214" w:rsidRPr="00323214">
        <w:t xml:space="preserve"> </w:t>
      </w:r>
      <w:r w:rsidR="00323214">
        <w:t>–</w:t>
      </w:r>
      <w:r w:rsidR="00323214" w:rsidRPr="00323214">
        <w:t xml:space="preserve"> в нашем случае - </w:t>
      </w:r>
      <w:r w:rsidR="0029752A" w:rsidRPr="0029752A">
        <w:rPr>
          <w:lang w:val="en-US"/>
        </w:rPr>
        <w:t>T</w:t>
      </w:r>
      <w:r w:rsidR="0029752A" w:rsidRPr="0029752A">
        <w:t>_</w:t>
      </w:r>
      <w:r w:rsidR="0029752A" w:rsidRPr="0029752A">
        <w:rPr>
          <w:lang w:val="en-US"/>
        </w:rPr>
        <w:t>L</w:t>
      </w:r>
      <w:r w:rsidR="0029752A" w:rsidRPr="0029752A">
        <w:t>2_</w:t>
      </w:r>
      <w:r w:rsidR="0029752A" w:rsidRPr="0029752A">
        <w:rPr>
          <w:lang w:val="en-US"/>
        </w:rPr>
        <w:t>TCCF</w:t>
      </w:r>
      <w:r w:rsidR="0029752A" w:rsidRPr="0029752A">
        <w:t xml:space="preserve">,  </w:t>
      </w:r>
      <w:r w:rsidR="0029752A" w:rsidRPr="0029752A">
        <w:rPr>
          <w:lang w:val="en-US"/>
        </w:rPr>
        <w:t>T</w:t>
      </w:r>
      <w:r w:rsidR="0029752A" w:rsidRPr="0029752A">
        <w:t>_</w:t>
      </w:r>
      <w:r w:rsidR="0029752A" w:rsidRPr="0029752A">
        <w:rPr>
          <w:lang w:val="en-US"/>
        </w:rPr>
        <w:t>L</w:t>
      </w:r>
      <w:r w:rsidR="0029752A" w:rsidRPr="0029752A">
        <w:t>2_</w:t>
      </w:r>
      <w:r w:rsidR="0029752A" w:rsidRPr="0029752A">
        <w:rPr>
          <w:lang w:val="en-US"/>
        </w:rPr>
        <w:t>TCRD</w:t>
      </w:r>
      <w:r w:rsidR="0029752A" w:rsidRPr="0029752A">
        <w:t xml:space="preserve"> и </w:t>
      </w:r>
      <w:r w:rsidR="0029752A">
        <w:rPr>
          <w:lang w:val="en-US"/>
        </w:rPr>
        <w:t>T</w:t>
      </w:r>
      <w:r w:rsidR="0029752A" w:rsidRPr="0029752A">
        <w:t>_</w:t>
      </w:r>
      <w:r w:rsidR="0029752A">
        <w:rPr>
          <w:lang w:val="en-US"/>
        </w:rPr>
        <w:t>L</w:t>
      </w:r>
      <w:r w:rsidR="0029752A" w:rsidRPr="0029752A">
        <w:t>2_</w:t>
      </w:r>
      <w:r w:rsidR="0029752A">
        <w:rPr>
          <w:lang w:val="en-US"/>
        </w:rPr>
        <w:t>TCRS</w:t>
      </w:r>
      <w:r w:rsidR="00323214">
        <w:t>.</w:t>
      </w:r>
    </w:p>
    <w:p w:rsidR="0079588B" w:rsidRDefault="0079588B" w:rsidP="0079588B">
      <w:pPr>
        <w:pStyle w:val="a5"/>
      </w:pPr>
      <w:r>
        <w:rPr>
          <w:noProof/>
          <w:lang w:eastAsia="ru-RU"/>
        </w:rPr>
        <w:drawing>
          <wp:inline distT="0" distB="0" distL="0" distR="0">
            <wp:extent cx="3238500" cy="4609544"/>
            <wp:effectExtent l="19050" t="0" r="0" b="0"/>
            <wp:docPr id="1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6095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3214" w:rsidRDefault="00323214" w:rsidP="0079588B">
      <w:pPr>
        <w:pStyle w:val="a5"/>
      </w:pPr>
    </w:p>
    <w:p w:rsidR="00323214" w:rsidRDefault="00323214" w:rsidP="0079588B">
      <w:pPr>
        <w:pStyle w:val="a5"/>
      </w:pPr>
    </w:p>
    <w:p w:rsidR="00323214" w:rsidRDefault="00323214" w:rsidP="00323214">
      <w:pPr>
        <w:pStyle w:val="a5"/>
        <w:numPr>
          <w:ilvl w:val="0"/>
          <w:numId w:val="1"/>
        </w:numPr>
      </w:pPr>
      <w:r>
        <w:lastRenderedPageBreak/>
        <w:t xml:space="preserve">Нажимаем на нужную таблицу правой кнопкой, выбираем вкладку </w:t>
      </w:r>
      <w:r w:rsidR="00B92FED">
        <w:rPr>
          <w:lang w:val="en-US"/>
        </w:rPr>
        <w:t>table</w:t>
      </w:r>
      <w:r w:rsidR="00B92FED" w:rsidRPr="00B92FED">
        <w:t xml:space="preserve"> </w:t>
      </w:r>
      <w:r w:rsidR="00B92FED">
        <w:t>–</w:t>
      </w:r>
      <w:r w:rsidR="00B92FED" w:rsidRPr="00B92FED">
        <w:t xml:space="preserve"> </w:t>
      </w:r>
      <w:r w:rsidR="00B92FED">
        <w:rPr>
          <w:lang w:val="en-US"/>
        </w:rPr>
        <w:t>truncate</w:t>
      </w:r>
      <w:r w:rsidR="00B92FED" w:rsidRPr="00B92FED">
        <w:t xml:space="preserve">. </w:t>
      </w:r>
      <w:r w:rsidR="00B92FED">
        <w:rPr>
          <w:b/>
          <w:u w:val="single"/>
        </w:rPr>
        <w:t xml:space="preserve">НИ В КОЕМ СЛУЧАЕ НЕ НАЖИМАТЬ НА </w:t>
      </w:r>
      <w:r w:rsidR="00B92FED">
        <w:rPr>
          <w:b/>
          <w:u w:val="single"/>
          <w:lang w:val="en-US"/>
        </w:rPr>
        <w:t>‘DROP’!!!!.</w:t>
      </w:r>
    </w:p>
    <w:p w:rsidR="00323214" w:rsidRDefault="00323214" w:rsidP="00323214">
      <w:pPr>
        <w:pStyle w:val="a5"/>
        <w:rPr>
          <w:ins w:id="0" w:author="ivanov.aa" w:date="2018-10-22T13:51:00Z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4075" cy="6038850"/>
            <wp:effectExtent l="19050" t="0" r="9525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038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2FED" w:rsidRDefault="00B92FED" w:rsidP="00B92FED">
      <w:pPr>
        <w:pStyle w:val="a5"/>
        <w:rPr>
          <w:lang w:val="en-US"/>
        </w:rPr>
      </w:pPr>
    </w:p>
    <w:p w:rsidR="00B92FED" w:rsidRPr="00B92FED" w:rsidRDefault="00B92FED" w:rsidP="00B92FED">
      <w:pPr>
        <w:pStyle w:val="a5"/>
        <w:numPr>
          <w:ilvl w:val="0"/>
          <w:numId w:val="1"/>
        </w:numPr>
      </w:pPr>
      <w:r w:rsidRPr="00B92FED">
        <w:t>В результате этого действия табл</w:t>
      </w:r>
      <w:r>
        <w:t>и</w:t>
      </w:r>
      <w:r w:rsidRPr="00B92FED">
        <w:t>ца очистится</w:t>
      </w:r>
      <w:r>
        <w:t xml:space="preserve"> и ошибка пропадёт. </w:t>
      </w:r>
      <w:r w:rsidRPr="00B92FED">
        <w:t xml:space="preserve"> </w:t>
      </w:r>
      <w:r>
        <w:t xml:space="preserve">Эти же действия проделываем со всеми таблицами, которые высвечиваются с ошибками в процессе </w:t>
      </w:r>
      <w:r>
        <w:rPr>
          <w:lang w:val="en-US"/>
        </w:rPr>
        <w:t>DEX</w:t>
      </w:r>
      <w:r w:rsidRPr="00B92FED">
        <w:t>_</w:t>
      </w:r>
      <w:r>
        <w:rPr>
          <w:lang w:val="en-US"/>
        </w:rPr>
        <w:t>OUT</w:t>
      </w:r>
      <w:r w:rsidRPr="00B92FED">
        <w:t xml:space="preserve">. </w:t>
      </w:r>
      <w:r w:rsidR="001556C1" w:rsidRPr="001556C1">
        <w:t xml:space="preserve"> П</w:t>
      </w:r>
      <w:r w:rsidR="001556C1">
        <w:t xml:space="preserve">осле этих действий надо проследить в окне статуса процесса </w:t>
      </w:r>
      <w:r w:rsidR="000B7BEC">
        <w:rPr>
          <w:lang w:val="en-US"/>
        </w:rPr>
        <w:t>DEX</w:t>
      </w:r>
      <w:r w:rsidR="000B7BEC" w:rsidRPr="000B7BEC">
        <w:t>_</w:t>
      </w:r>
      <w:r w:rsidR="000B7BEC">
        <w:rPr>
          <w:lang w:val="en-US"/>
        </w:rPr>
        <w:t>OUT</w:t>
      </w:r>
      <w:r w:rsidR="000B7BEC" w:rsidRPr="000B7BEC">
        <w:t>, чтобы ошибки перестали поя</w:t>
      </w:r>
      <w:r w:rsidR="000B7BEC">
        <w:t>в</w:t>
      </w:r>
      <w:r w:rsidR="000B7BEC" w:rsidRPr="000B7BEC">
        <w:t>л</w:t>
      </w:r>
      <w:r w:rsidR="000B7BEC">
        <w:t>ят</w:t>
      </w:r>
      <w:r w:rsidR="000B7BEC" w:rsidRPr="000B7BEC">
        <w:t>ься</w:t>
      </w:r>
      <w:r w:rsidR="000B7BEC">
        <w:t xml:space="preserve">. </w:t>
      </w:r>
    </w:p>
    <w:sectPr w:rsidR="00B92FED" w:rsidRPr="00B92FED" w:rsidSect="00693F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6C5652"/>
    <w:multiLevelType w:val="hybridMultilevel"/>
    <w:tmpl w:val="66F436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12642"/>
    <w:rsid w:val="000B7BEC"/>
    <w:rsid w:val="000E21B1"/>
    <w:rsid w:val="00120BCF"/>
    <w:rsid w:val="001556C1"/>
    <w:rsid w:val="0020344A"/>
    <w:rsid w:val="0029752A"/>
    <w:rsid w:val="00312642"/>
    <w:rsid w:val="00323214"/>
    <w:rsid w:val="003F7AAC"/>
    <w:rsid w:val="004912A8"/>
    <w:rsid w:val="005357A7"/>
    <w:rsid w:val="005A4D70"/>
    <w:rsid w:val="00610B36"/>
    <w:rsid w:val="006541E0"/>
    <w:rsid w:val="0065563D"/>
    <w:rsid w:val="00693F2D"/>
    <w:rsid w:val="0079588B"/>
    <w:rsid w:val="0082030D"/>
    <w:rsid w:val="008C5AA6"/>
    <w:rsid w:val="00981F42"/>
    <w:rsid w:val="00B92FED"/>
    <w:rsid w:val="00BF0146"/>
    <w:rsid w:val="00C60941"/>
    <w:rsid w:val="00CA7069"/>
    <w:rsid w:val="00D060D7"/>
    <w:rsid w:val="00D73567"/>
    <w:rsid w:val="00DE1CBB"/>
    <w:rsid w:val="00DF3594"/>
    <w:rsid w:val="00F835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93F2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F7A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F7AAC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3F7AA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FAB9C02-B5BF-41C8-AB57-7E27C78D2D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5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ivanov.aa</dc:creator>
  <cp:keywords/>
  <dc:description/>
  <cp:lastModifiedBy>ivanov.aa</cp:lastModifiedBy>
  <cp:revision>10</cp:revision>
  <dcterms:created xsi:type="dcterms:W3CDTF">2018-10-22T03:34:00Z</dcterms:created>
  <dcterms:modified xsi:type="dcterms:W3CDTF">2018-10-22T09:07:00Z</dcterms:modified>
</cp:coreProperties>
</file>